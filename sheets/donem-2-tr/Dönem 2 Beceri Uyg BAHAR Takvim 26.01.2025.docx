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0"/>
        <w:gridCol w:w="1560"/>
        <w:gridCol w:w="1635"/>
        <w:gridCol w:w="1065"/>
        <w:gridCol w:w="1410"/>
        <w:gridCol w:w="1350"/>
        <w:tblGridChange w:id="0">
          <w:tblGrid>
            <w:gridCol w:w="1680"/>
            <w:gridCol w:w="1140"/>
            <w:gridCol w:w="1560"/>
            <w:gridCol w:w="1635"/>
            <w:gridCol w:w="1065"/>
            <w:gridCol w:w="1410"/>
            <w:gridCol w:w="13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7"/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Beceri uygulamaları tarihlerinde güncelleme yapıldığında Dönem Temsilcisi’ne bildirilecektir.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Simüle Hasta Öykü Alma uygulaması için oluşturulan gruplar farklıdır. Lütfen listeyi control ediniz. 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 Yeri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AYD  ONAM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(Prof. Dr. Ayşe PALANDUZ)</w:t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OKSİJEN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(Doç. Dr. Bengüsu MİRASOĞLU)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HAST ENF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Gonca ERKÖSE GENÇ)</w:t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EKİP OLMA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Ayşe Nilüfer ALÇALAR)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SH ÖYKÜ ALMA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(Dr. Öğr. Üyesi Hacer NALBANT)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1/1</w:t>
              <w:br w:type="textWrapping"/>
              <w:t xml:space="preserve">30 Ocak 2026 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1/2</w:t>
              <w:br w:type="textWrapping"/>
              <w:t xml:space="preserve">2 Şubat 2026</w:t>
              <w:br w:type="textWrapping"/>
              <w:t xml:space="preserve"> 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1/3</w:t>
              <w:br w:type="textWrapping"/>
              <w:t xml:space="preserve">3 Şubat 2025</w:t>
              <w:br w:type="textWrapping"/>
              <w:t xml:space="preserve"> 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4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1/4</w:t>
              <w:br w:type="textWrapping"/>
              <w:t xml:space="preserve">4 Şubat 2026 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İ1 grubu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13.30-15.20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1/5</w:t>
              <w:br w:type="textWrapping"/>
              <w:t xml:space="preserve">5 Şubat 2026 </w:t>
              <w:br w:type="textWrapping"/>
              <w:t xml:space="preserve">Perşembe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1/6</w:t>
              <w:br w:type="textWrapping"/>
              <w:t xml:space="preserve">6 Şubat 2026</w:t>
              <w:br w:type="textWrapping"/>
              <w:t xml:space="preserve"> 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d965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İ2 grubu 14.00 15.50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A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1/7</w:t>
              <w:br w:type="textWrapping"/>
              <w:t xml:space="preserve">09 Şubat 2026</w:t>
              <w:br w:type="textWrapping"/>
              <w:t xml:space="preserve"> 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B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bottom w:color="000000" w:space="0" w:sz="4" w:val="single"/>
            </w:tcBorders>
            <w:shd w:fill="7030a0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  <w:br w:type="textWrapping"/>
              <w:t xml:space="preserve">9 Şubat 2026</w:t>
              <w:br w:type="textWrapping"/>
              <w:t xml:space="preserve">Pazartesi</w:t>
              <w:br w:type="textWrapping"/>
              <w:t xml:space="preserve">10:30-12:20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C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8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5"/>
        <w:gridCol w:w="1418"/>
        <w:gridCol w:w="1417"/>
        <w:gridCol w:w="1418"/>
        <w:gridCol w:w="1417"/>
        <w:gridCol w:w="1350"/>
        <w:tblGridChange w:id="0">
          <w:tblGrid>
            <w:gridCol w:w="1680"/>
            <w:gridCol w:w="1145"/>
            <w:gridCol w:w="1418"/>
            <w:gridCol w:w="1417"/>
            <w:gridCol w:w="1418"/>
            <w:gridCol w:w="1417"/>
            <w:gridCol w:w="13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 Yeri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AYD  ONAM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(Prof. Dr. Ayşe PALANDUZ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OKSİJEN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(Doç. Dr. Bengüsu MİRASOĞLU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HAST ENF Önlenmesi (Doç. Dr. Gonca ERKÖSE GENÇ)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EKİP OLMA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Ayşe Nilüfer ALÇALAR)</w:t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 ÖYKÜ ALMA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(Dr. Öğr. Üyesi Hacer NALBANT)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1/8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 Şubat 2026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Salı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08:30-10:20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 Şubat 2026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Çarşamba 14:20-16:20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Exam (i1+i2)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EK-1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Lütfen Öğrenci Listesini Kontrol Edin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1/1</w:t>
              <w:br w:type="textWrapping"/>
              <w:t xml:space="preserve">13 Şubat 2026 Cuma</w:t>
              <w:br w:type="textWrapping"/>
              <w:t xml:space="preserve">14.00-15.50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5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İ3 grubu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1/1</w:t>
              <w:br w:type="textWrapping"/>
              <w:t xml:space="preserve">23 Şubat 2026 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B1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EK-3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Lütfen Öğrenci Listesini Kontrol Edin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1/2</w:t>
              <w:br w:type="textWrapping"/>
              <w:t xml:space="preserve">24 Şubat 2026</w:t>
              <w:br w:type="textWrapping"/>
              <w:t xml:space="preserve"> 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A1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EK-2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Lütfen Öğrenci Listesini Kontrol Edin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1/3</w:t>
              <w:br w:type="textWrapping"/>
              <w:t xml:space="preserve">25 Şubat 2026 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B2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1/4</w:t>
              <w:br w:type="textWrapping"/>
              <w:t xml:space="preserve">26 Şubat 2025 Perşembe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A2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1/5</w:t>
              <w:br w:type="textWrapping"/>
              <w:t xml:space="preserve">27 Şubat 2025 </w:t>
              <w:br w:type="textWrapping"/>
              <w:t xml:space="preserve">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C2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zezgovtlufi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1/6</w:t>
              <w:br w:type="textWrapping"/>
              <w:t xml:space="preserve">2 Mart 2026</w:t>
              <w:br w:type="textWrapping"/>
              <w:t xml:space="preserve">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C1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highlight w:val="yellow"/>
                <w:rtl w:val="0"/>
              </w:rPr>
              <w:t xml:space="preserve">H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8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5"/>
        <w:gridCol w:w="1418"/>
        <w:gridCol w:w="1417"/>
        <w:gridCol w:w="1418"/>
        <w:gridCol w:w="1417"/>
        <w:gridCol w:w="1350"/>
        <w:tblGridChange w:id="0">
          <w:tblGrid>
            <w:gridCol w:w="1680"/>
            <w:gridCol w:w="1145"/>
            <w:gridCol w:w="1418"/>
            <w:gridCol w:w="1417"/>
            <w:gridCol w:w="1418"/>
            <w:gridCol w:w="1417"/>
            <w:gridCol w:w="13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 Yeri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AYD  ONAM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(Prof. Dr. Ayşe PALANDUZ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OKSİJEN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(Doç. Dr. Bengüsu MİRASOĞLU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HAST ENF Önlenmesi (Doç. Dr. Gonca ERKÖSE GENÇ)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EKİP OLMA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Ayşe Nilüfer ALÇALAR)</w:t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 ÖYKÜ ALMA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(Dr. Öğr. Üyesi Hacer NALBANT)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1/7</w:t>
              <w:br w:type="textWrapping"/>
              <w:t xml:space="preserve">3 Mart 2026</w:t>
              <w:br w:type="textWrapping"/>
              <w:t xml:space="preserve"> 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D1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F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1/8</w:t>
              <w:br w:type="textWrapping"/>
              <w:t xml:space="preserve">4 Mart 2026</w:t>
              <w:br w:type="textWrapping"/>
              <w:t xml:space="preserve"> 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D2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UYGULAMA TELAFİ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1/1</w:t>
              <w:br w:type="textWrapping"/>
              <w:t xml:space="preserve">13 Mart 2026 </w:t>
              <w:br w:type="textWrapping"/>
              <w:t xml:space="preserve">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E2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1/2</w:t>
              <w:br w:type="textWrapping"/>
              <w:t xml:space="preserve">16 Mart 2026</w:t>
              <w:br w:type="textWrapping"/>
              <w:t xml:space="preserve"> 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1/3</w:t>
              <w:br w:type="textWrapping"/>
              <w:t xml:space="preserve">17 Mart 2026</w:t>
              <w:br w:type="textWrapping"/>
              <w:t xml:space="preserve"> 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18 Mart 2026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Çarşamba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1/4</w:t>
              <w:br w:type="textWrapping"/>
              <w:t xml:space="preserve">24 Mart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F1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28 Mart 2026</w:t>
              <w:br w:type="textWrapping"/>
              <w:t xml:space="preserve">Cumartesi</w:t>
              <w:br w:type="textWrapping"/>
              <w:t xml:space="preserve">9.00-16.30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A-B-C-D SINAV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29 Mart 2026</w:t>
              <w:br w:type="textWrapping"/>
              <w:t xml:space="preserve">Pazar</w:t>
              <w:br w:type="textWrapping"/>
              <w:t xml:space="preserve">9.00-16.30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E-F-G-H SINAV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1/5</w:t>
              <w:br w:type="textWrapping"/>
              <w:t xml:space="preserve">30 Mart 2026</w:t>
              <w:br w:type="textWrapping"/>
              <w:t xml:space="preserve">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G1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8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5"/>
        <w:gridCol w:w="1418"/>
        <w:gridCol w:w="1417"/>
        <w:gridCol w:w="1418"/>
        <w:gridCol w:w="1417"/>
        <w:gridCol w:w="1350"/>
        <w:tblGridChange w:id="0">
          <w:tblGrid>
            <w:gridCol w:w="1680"/>
            <w:gridCol w:w="1145"/>
            <w:gridCol w:w="1418"/>
            <w:gridCol w:w="1417"/>
            <w:gridCol w:w="1418"/>
            <w:gridCol w:w="1417"/>
            <w:gridCol w:w="13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 Yeri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AYD  ONAM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(Prof. Dr. Ayşe PALANDUZ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OKSİJEN</w:t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(Doç. Dr. Bengüsu MİRASOĞLU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HAST ENF Önlenmesi (Doç. Dr. Gonca ERKÖSE GENÇ)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EKİP OLMA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Ayşe Nilüfer ALÇALAR)</w:t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 ÖYKÜ ALMA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(Dr. Öğr. Üyesi Hacer NALBANT)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1/6</w:t>
              <w:br w:type="textWrapping"/>
              <w:t xml:space="preserve">31 Mart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E1</w:t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1/7</w:t>
              <w:br w:type="textWrapping"/>
              <w:t xml:space="preserve">1 Nisan 2026</w:t>
              <w:br w:type="textWrapping"/>
              <w:t xml:space="preserve">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F2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2/1</w:t>
              <w:br w:type="textWrapping"/>
              <w:t xml:space="preserve">2 Nisan 2026</w:t>
              <w:br w:type="textWrapping"/>
              <w:t xml:space="preserve"> Perşembe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G2</w:t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Anatomi (17)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2/2</w:t>
              <w:br w:type="textWrapping"/>
              <w:t xml:space="preserve">3 Nisan 2026</w:t>
              <w:br w:type="textWrapping"/>
              <w:t xml:space="preserve"> 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H2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2/2</w:t>
              <w:br w:type="textWrapping"/>
              <w:t xml:space="preserve">4 Nisan 2026</w:t>
              <w:br w:type="textWrapping"/>
              <w:t xml:space="preserve"> Cumartesi</w:t>
              <w:br w:type="textWrapping"/>
              <w:t xml:space="preserve">9.00-16.30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ind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EK1-EK2-EK3</w:t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İ1-İ2-İ3 SINAV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 Nisan 2026 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Pazartesi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08.30-10.20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H1</w:t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2/4</w:t>
              <w:br w:type="textWrapping"/>
              <w:t xml:space="preserve">7 Nisan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2/5</w:t>
              <w:br w:type="textWrapping"/>
              <w:t xml:space="preserve">8 Nisan 2026</w:t>
              <w:br w:type="textWrapping"/>
              <w:t xml:space="preserve">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8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5"/>
        <w:gridCol w:w="1418"/>
        <w:gridCol w:w="1523.0000000000005"/>
        <w:gridCol w:w="1311.9999999999995"/>
        <w:gridCol w:w="1417"/>
        <w:gridCol w:w="1350"/>
        <w:tblGridChange w:id="0">
          <w:tblGrid>
            <w:gridCol w:w="1680"/>
            <w:gridCol w:w="1145"/>
            <w:gridCol w:w="1418"/>
            <w:gridCol w:w="1523.0000000000005"/>
            <w:gridCol w:w="1311.9999999999995"/>
            <w:gridCol w:w="1417"/>
            <w:gridCol w:w="13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AYD  ONAM</w:t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OKSİJEN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Doç. Dr. Bengüsu MİRASOĞLU)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HAST ENF Önlenmesi (Doç. Dr. Gonca ERKÖSE GENÇ) </w:t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EKİP OLMA</w:t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Ayşe Nilüfer ALÇALAR)</w:t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 ÖYKÜ ALMA</w:t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(Dr. Öğr. Üyesi Hacer NALBANT)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2/6</w:t>
              <w:br w:type="textWrapping"/>
              <w:t xml:space="preserve">9 Nisan 2026</w:t>
              <w:br w:type="textWrapping"/>
              <w:t xml:space="preserve">Perşembe</w:t>
              <w:br w:type="textWrapping"/>
              <w:t xml:space="preserve">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2/6</w:t>
              <w:br w:type="textWrapping"/>
              <w:t xml:space="preserve">9 Nisan 2026</w:t>
              <w:br w:type="textWrapping"/>
              <w:t xml:space="preserve">Perşembe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2/5</w:t>
              <w:br w:type="textWrapping"/>
              <w:t xml:space="preserve">10 Nisan 2026 </w:t>
              <w:br w:type="textWrapping"/>
              <w:t xml:space="preserve">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2/6</w:t>
              <w:br w:type="textWrapping"/>
              <w:t xml:space="preserve">13 Nisan 2026</w:t>
              <w:br w:type="textWrapping"/>
              <w:t xml:space="preserve">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</w:t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2/7</w:t>
              <w:br w:type="textWrapping"/>
              <w:t xml:space="preserve">14 Nisan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</w:t>
            </w:r>
          </w:p>
          <w:p w:rsidR="00000000" w:rsidDel="00000000" w:rsidP="00000000" w:rsidRDefault="00000000" w:rsidRPr="00000000" w14:paraId="000001DB">
            <w:pPr>
              <w:spacing w:after="0" w:line="3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3/1</w:t>
              <w:br w:type="textWrapping"/>
              <w:t xml:space="preserve">15 Nisan 2026</w:t>
              <w:br w:type="textWrapping"/>
              <w:t xml:space="preserve">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3/2</w:t>
              <w:br w:type="textWrapping"/>
              <w:t xml:space="preserve">16 Nisan 2026 </w:t>
              <w:br w:type="textWrapping"/>
              <w:t xml:space="preserve">Perşembe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3/3</w:t>
              <w:br w:type="textWrapping"/>
              <w:t xml:space="preserve">17 Nisan 2026</w:t>
              <w:br w:type="textWrapping"/>
              <w:t xml:space="preserve"> Cuma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00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 Nisan 2026 Pazartesi 8.30-10.20</w:t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i1+i2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  <w:trPrChange w:author="EMİNE KIYICI" w:id="0" w:date="2026-03-10T07:12:37Z">
            <w:trPr>
              <w:cantSplit w:val="0"/>
              <w:trHeight w:val="1530" w:hRule="atLeast"/>
              <w:tblHeader w:val="0"/>
            </w:trPr>
          </w:trPrChange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3/4</w:t>
              <w:br w:type="textWrapping"/>
              <w:t xml:space="preserve">21 Nisan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sdt>
          <w:sdtPr>
            <w:id w:val="-1693636532"/>
            <w:tag w:val="goog_rdk_0"/>
          </w:sdtPr>
          <w:sdtContent>
            <w:tc>
              <w:tcPr>
                <w:shd w:fill="ffffff" w:val="clear"/>
                <w:vAlign w:val="bottom"/>
                <w:tcPrChange w:author="EMİNE KIYICI" w:id="0" w:date="2026-03-10T07:12:37Z">
                  <w:tcPr>
                    <w:shd w:fill="ff33cc" w:val="clear"/>
                    <w:vAlign w:val="bottom"/>
                  </w:tcPr>
                </w:tcPrChange>
              </w:tcPr>
              <w:sdt>
                <w:sdtPr>
                  <w:id w:val="1513609393"/>
                  <w:tag w:val="goog_rdk_3"/>
                </w:sdtPr>
                <w:sdtContent>
                  <w:p w:rsidR="00000000" w:rsidDel="00000000" w:rsidP="00000000" w:rsidRDefault="00000000" w:rsidRPr="00000000" w14:paraId="0000020F">
                    <w:pPr>
                      <w:spacing w:after="0" w:line="240" w:lineRule="auto"/>
                      <w:jc w:val="left"/>
                      <w:rPr>
                        <w:del w:author="EMİNE KIYICI" w:id="1" w:date="2026-03-10T07:14:49Z"/>
                        <w:b w:val="1"/>
                        <w:bCs w:val="1"/>
                        <w:color w:val="000000"/>
                      </w:rPr>
                      <w:pPrChange w:author="EMİNE KIYICI" w:id="0" w:date="2026-03-10T07:13:22Z">
                        <w:pPr>
                          <w:spacing w:after="0" w:line="240" w:lineRule="auto"/>
                          <w:jc w:val="center"/>
                        </w:pPr>
                      </w:pPrChange>
                    </w:pPr>
                    <w:sdt>
                      <w:sdtPr>
                        <w:id w:val="1128941949"/>
                        <w:tag w:val="goog_rdk_2"/>
                      </w:sdtPr>
                      <w:sdtContent>
                        <w:del w:author="EMİNE KIYICI" w:id="1" w:date="2026-03-10T07:14:49Z">
                          <w:r w:rsidDel="00000000" w:rsidR="00000000" w:rsidRPr="00000000">
                            <w:rPr>
                              <w:b w:val="1"/>
                              <w:bCs w:val="1"/>
                              <w:color w:val="000000"/>
                              <w:rtl w:val="0"/>
                            </w:rPr>
                            <w:delText xml:space="preserve">F</w:delText>
                          </w:r>
                        </w:del>
                      </w:sdtContent>
                    </w:sdt>
                  </w:p>
                </w:sdtContent>
              </w:sdt>
              <w:sdt>
                <w:sdtPr>
                  <w:id w:val="1571230826"/>
                  <w:tag w:val="goog_rdk_4"/>
                </w:sdtPr>
                <w:sdtContent>
                  <w:p w:rsidR="00000000" w:rsidDel="00000000" w:rsidP="00000000" w:rsidRDefault="00000000" w:rsidRPr="00000000" w14:paraId="00000210">
                    <w:pPr>
                      <w:spacing w:after="0" w:line="240" w:lineRule="auto"/>
                      <w:jc w:val="left"/>
                      <w:rPr>
                        <w:b w:val="1"/>
                        <w:bCs w:val="1"/>
                        <w:color w:val="000000"/>
                      </w:rPr>
                      <w:pPrChange w:author="EMİNE KIYICI" w:id="0" w:date="2026-03-10T07:13:25Z">
                        <w:pPr>
                          <w:spacing w:after="0" w:line="240" w:lineRule="auto"/>
                          <w:jc w:val="center"/>
                        </w:pPr>
                      </w:pPrChange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sdtContent>
              </w:sdt>
              <w:sdt>
                <w:sdtPr>
                  <w:id w:val="1834932942"/>
                  <w:tag w:val="goog_rdk_5"/>
                </w:sdtPr>
                <w:sdtContent>
                  <w:p w:rsidR="00000000" w:rsidDel="00000000" w:rsidP="00000000" w:rsidRDefault="00000000" w:rsidRPr="00000000" w14:paraId="00000211">
                    <w:pPr>
                      <w:spacing w:after="0" w:line="240" w:lineRule="auto"/>
                      <w:jc w:val="left"/>
                      <w:rPr>
                        <w:b w:val="1"/>
                        <w:bCs w:val="1"/>
                        <w:color w:val="000000"/>
                      </w:rPr>
                      <w:pPrChange w:author="EMİNE KIYICI" w:id="0" w:date="2026-03-10T07:13:03Z">
                        <w:pPr>
                          <w:spacing w:after="0" w:line="240" w:lineRule="auto"/>
                          <w:jc w:val="center"/>
                        </w:pPr>
                      </w:pPrChange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sdtContent>
              </w:sdt>
            </w:tc>
          </w:sdtContent>
        </w:sdt>
        <w:tc>
          <w:tcPr>
            <w:shd w:fill="00b0f0" w:val="clear"/>
            <w:vAlign w:val="bottom"/>
            <w:tcPrChange w:author="EMİNE KIYICI" w:id="0" w:date="2026-03-10T07:12:37Z">
              <w:tcPr>
                <w:shd w:fill="00b0f0" w:val="clear"/>
                <w:vAlign w:val="bottom"/>
              </w:tcPr>
            </w:tcPrChange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UYGULAMA</w:t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TELAFİ</w:t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  <w:tcPrChange w:author="EMİNE KIYICI" w:id="0" w:date="2026-03-10T07:12:37Z">
              <w:tcPr>
                <w:shd w:fill="auto" w:val="clear"/>
                <w:vAlign w:val="bottom"/>
              </w:tcPr>
            </w:tcPrChange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8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5"/>
        <w:gridCol w:w="1418"/>
        <w:gridCol w:w="1417"/>
        <w:gridCol w:w="1418"/>
        <w:gridCol w:w="1417"/>
        <w:gridCol w:w="1350"/>
        <w:tblGridChange w:id="0">
          <w:tblGrid>
            <w:gridCol w:w="1680"/>
            <w:gridCol w:w="1145"/>
            <w:gridCol w:w="1418"/>
            <w:gridCol w:w="1417"/>
            <w:gridCol w:w="1418"/>
            <w:gridCol w:w="1417"/>
            <w:gridCol w:w="13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 Yeri</w:t>
            </w:r>
          </w:p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AYD  ONAM</w:t>
            </w:r>
          </w:p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(Prof. Dr. Ayşe PALANDUZ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OKSİJEN</w:t>
            </w:r>
          </w:p>
          <w:p w:rsidR="00000000" w:rsidDel="00000000" w:rsidP="00000000" w:rsidRDefault="00000000" w:rsidRPr="00000000" w14:paraId="0000021F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(Doç. Dr. Bengüsu MİRASOĞLU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HAST ENF Önlenmesi (Doç. Dr. Gonca ERKÖSE GENÇ)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EKİP OLMA</w:t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(Doç. Dr. Ayşe Nilüfer ALÇALAR)</w:t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 ÖYKÜ ALMA</w:t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(Dr. Öğr. Üyesi Hacer NALBANT)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3/5</w:t>
              <w:br w:type="textWrapping"/>
              <w:t xml:space="preserve">22 Nisan 2026</w:t>
              <w:br w:type="textWrapping"/>
              <w:t xml:space="preserve">Çarşamba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*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3/6</w:t>
              <w:br w:type="textWrapping"/>
              <w:t xml:space="preserve">27 Nisan 2026</w:t>
              <w:br w:type="textWrapping"/>
              <w:t xml:space="preserve">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3/7</w:t>
              <w:br w:type="textWrapping"/>
              <w:t xml:space="preserve">28 Nisan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*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08 Mayıs 2026 Perşembe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 Mayıs 2026 </w:t>
              <w:br w:type="textWrapping"/>
              <w:t xml:space="preserve">Pazartesi</w:t>
              <w:br w:type="textWrapping"/>
              <w:t xml:space="preserve">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13 Mayıs 2026</w:t>
              <w:br w:type="textWrapping"/>
              <w:t xml:space="preserve">Çarşamba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 Mayıs 2026 Pazartesi</w:t>
              <w:br w:type="textWrapping"/>
              <w:t xml:space="preserve">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18 Mayıs 2026</w:t>
              <w:br w:type="textWrapping"/>
              <w:t xml:space="preserve"> Pazartesi</w:t>
              <w:br w:type="textWrapping"/>
              <w:t xml:space="preserve">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 Mayıs 2026 Çarşamba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8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145"/>
        <w:gridCol w:w="1418"/>
        <w:gridCol w:w="1417"/>
        <w:gridCol w:w="1418"/>
        <w:gridCol w:w="1417"/>
        <w:gridCol w:w="1350"/>
        <w:tblGridChange w:id="0">
          <w:tblGrid>
            <w:gridCol w:w="1680"/>
            <w:gridCol w:w="1145"/>
            <w:gridCol w:w="1418"/>
            <w:gridCol w:w="1417"/>
            <w:gridCol w:w="1418"/>
            <w:gridCol w:w="1417"/>
            <w:gridCol w:w="135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Uygulama adı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Uyg Yeri</w:t>
            </w:r>
          </w:p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AYD  ONAM</w:t>
            </w:r>
          </w:p>
        </w:tc>
        <w:tc>
          <w:tcPr>
            <w:shd w:fill="fcd5b4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OKSİJEN</w:t>
            </w:r>
          </w:p>
        </w:tc>
        <w:tc>
          <w:tcPr>
            <w:shd w:fill="ff33cc" w:val="clear"/>
            <w:vAlign w:val="bottom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HAST ENF</w:t>
            </w:r>
          </w:p>
        </w:tc>
        <w:tc>
          <w:tcPr>
            <w:shd w:fill="66ccff" w:val="clear"/>
            <w:vAlign w:val="bottom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EKİP OLMA</w:t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SH ÖYKÜ ALMA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21 Mayıs 2026 Perşembe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22 Mayıs 2026 Cuma</w:t>
              <w:br w:type="textWrapping"/>
              <w:t xml:space="preserve">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 Haziran 2026</w:t>
              <w:br w:type="textWrapping"/>
              <w:t xml:space="preserve">Pazartesi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 Haziran 2026</w:t>
              <w:br w:type="textWrapping"/>
              <w:t xml:space="preserve">Cuma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 Haziran 2026 </w:t>
              <w:br w:type="textWrapping"/>
              <w:t xml:space="preserve">Salı</w:t>
              <w:br w:type="textWrapping"/>
              <w:t xml:space="preserve">08:30-10:20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 Haziran 2026 Salı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10:30-12:20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GuOXB52B7BOK8uHQw9Kkz0ziw==">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2026-01-22T08:48:00Z</dcterms:created>
  <dc:creator>domain</dc:creator>
</cp:coreProperties>
</file>